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31D" w:rsidRDefault="00633595" w:rsidP="003A0AE1">
      <w:r>
        <w:rPr>
          <w:noProof/>
          <w:lang w:eastAsia="en-IN"/>
        </w:rPr>
        <w:drawing>
          <wp:inline distT="0" distB="0" distL="0" distR="0" wp14:anchorId="1E02C8BF" wp14:editId="59CA03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AE1" w:rsidRPr="003A0AE1">
        <w:t>create table employee (</w:t>
      </w:r>
      <w:proofErr w:type="spellStart"/>
      <w:r w:rsidR="003A0AE1" w:rsidRPr="003A0AE1">
        <w:t>empno</w:t>
      </w:r>
      <w:proofErr w:type="spellEnd"/>
      <w:r w:rsidR="003A0AE1" w:rsidRPr="003A0AE1">
        <w:t xml:space="preserve"> </w:t>
      </w:r>
      <w:proofErr w:type="gramStart"/>
      <w:r w:rsidR="003A0AE1" w:rsidRPr="003A0AE1">
        <w:t>number(</w:t>
      </w:r>
      <w:proofErr w:type="gramEnd"/>
      <w:r w:rsidR="003A0AE1" w:rsidRPr="003A0AE1">
        <w:t>9), name varchar(15),job varchar(20),</w:t>
      </w:r>
      <w:proofErr w:type="spellStart"/>
      <w:r w:rsidR="003A0AE1" w:rsidRPr="003A0AE1">
        <w:t>sal</w:t>
      </w:r>
      <w:proofErr w:type="spellEnd"/>
      <w:r w:rsidR="003A0AE1" w:rsidRPr="003A0AE1">
        <w:t xml:space="preserve"> number(10),commission number(10),department varchar(10), primary Key(</w:t>
      </w:r>
      <w:proofErr w:type="spellStart"/>
      <w:r w:rsidR="003A0AE1" w:rsidRPr="003A0AE1">
        <w:t>empno</w:t>
      </w:r>
      <w:proofErr w:type="spellEnd"/>
      <w:r w:rsidR="003A0AE1" w:rsidRPr="003A0AE1">
        <w:t>));</w:t>
      </w:r>
    </w:p>
    <w:p w:rsidR="003A0AE1" w:rsidRDefault="003A0AE1" w:rsidP="003A0AE1"/>
    <w:p w:rsidR="003A0AE1" w:rsidRDefault="003A0AE1" w:rsidP="003A0AE1">
      <w:r w:rsidRPr="003A0AE1">
        <w:t>Table created.</w:t>
      </w:r>
    </w:p>
    <w:p w:rsidR="003A0AE1" w:rsidRDefault="003A0AE1" w:rsidP="003A0AE1"/>
    <w:p w:rsidR="003A0AE1" w:rsidRDefault="003A0AE1" w:rsidP="003A0AE1">
      <w:r w:rsidRPr="003A0AE1">
        <w:t>Insert into employee values(1,'Ram','manager',20000,2000,'IT');</w:t>
      </w:r>
    </w:p>
    <w:p w:rsidR="003A0AE1" w:rsidRDefault="003A0AE1" w:rsidP="003A0AE1"/>
    <w:p w:rsidR="003A0AE1" w:rsidRDefault="003A0AE1" w:rsidP="003A0AE1">
      <w:r w:rsidRPr="003A0AE1">
        <w:t xml:space="preserve">alter table employee add constraint </w:t>
      </w:r>
      <w:proofErr w:type="spellStart"/>
      <w:r w:rsidRPr="003A0AE1">
        <w:t>ckh_sal</w:t>
      </w:r>
      <w:proofErr w:type="spellEnd"/>
      <w:r w:rsidRPr="003A0AE1">
        <w:t xml:space="preserve"> CHECK(</w:t>
      </w:r>
      <w:proofErr w:type="spellStart"/>
      <w:r w:rsidRPr="003A0AE1">
        <w:t>sal</w:t>
      </w:r>
      <w:proofErr w:type="spellEnd"/>
      <w:r w:rsidRPr="003A0AE1">
        <w:t xml:space="preserve">&gt;=0 and </w:t>
      </w:r>
      <w:proofErr w:type="spellStart"/>
      <w:r w:rsidRPr="003A0AE1">
        <w:t>sal</w:t>
      </w:r>
      <w:proofErr w:type="spellEnd"/>
      <w:r w:rsidRPr="003A0AE1">
        <w:t>&gt;commission);</w:t>
      </w:r>
    </w:p>
    <w:p w:rsidR="00086D1B" w:rsidRDefault="00086D1B" w:rsidP="003A0AE1"/>
    <w:p w:rsidR="00086D1B" w:rsidRDefault="00086D1B" w:rsidP="003A0AE1">
      <w:r w:rsidRPr="00086D1B">
        <w:t xml:space="preserve">select </w:t>
      </w:r>
      <w:proofErr w:type="spellStart"/>
      <w:r w:rsidRPr="00086D1B">
        <w:t>constraint_name</w:t>
      </w:r>
      <w:proofErr w:type="spellEnd"/>
      <w:r w:rsidRPr="00086D1B">
        <w:t xml:space="preserve"> from </w:t>
      </w:r>
      <w:proofErr w:type="spellStart"/>
      <w:r w:rsidRPr="00086D1B">
        <w:t>user_constraints</w:t>
      </w:r>
      <w:proofErr w:type="spellEnd"/>
      <w:r w:rsidRPr="00086D1B">
        <w:t xml:space="preserve"> where </w:t>
      </w:r>
      <w:proofErr w:type="spellStart"/>
      <w:r w:rsidRPr="00086D1B">
        <w:t>table_name</w:t>
      </w:r>
      <w:proofErr w:type="spellEnd"/>
      <w:r w:rsidRPr="00086D1B">
        <w:t>='</w:t>
      </w:r>
      <w:r>
        <w:t>EMPLOYEE</w:t>
      </w:r>
      <w:r w:rsidRPr="00086D1B">
        <w:t>';</w:t>
      </w:r>
    </w:p>
    <w:p w:rsidR="00792F49" w:rsidRDefault="00792F49" w:rsidP="00753F8F">
      <w:pPr>
        <w:tabs>
          <w:tab w:val="left" w:pos="855"/>
        </w:tabs>
      </w:pPr>
      <w:r>
        <w:t>2.</w:t>
      </w:r>
      <w:r w:rsidR="00753F8F">
        <w:tab/>
      </w:r>
    </w:p>
    <w:p w:rsidR="00753F8F" w:rsidRDefault="00753F8F" w:rsidP="00753F8F">
      <w:pPr>
        <w:tabs>
          <w:tab w:val="left" w:pos="855"/>
        </w:tabs>
      </w:pPr>
    </w:p>
    <w:p w:rsidR="004D5CC7" w:rsidRDefault="004D5CC7" w:rsidP="003A0AE1">
      <w:r>
        <w:t xml:space="preserve">To create </w:t>
      </w:r>
      <w:proofErr w:type="gramStart"/>
      <w:r>
        <w:t>an</w:t>
      </w:r>
      <w:proofErr w:type="gramEnd"/>
      <w:r>
        <w:t xml:space="preserve"> view with excepting job=manager:</w:t>
      </w:r>
    </w:p>
    <w:p w:rsidR="004D5CC7" w:rsidRDefault="004D5CC7" w:rsidP="003A0AE1">
      <w:r w:rsidRPr="004D5CC7">
        <w:t xml:space="preserve">create view workers AS select * from EMPLOYEE where </w:t>
      </w:r>
      <w:proofErr w:type="gramStart"/>
      <w:r w:rsidRPr="004D5CC7">
        <w:t>job!=</w:t>
      </w:r>
      <w:proofErr w:type="gramEnd"/>
      <w:r w:rsidRPr="004D5CC7">
        <w:t>'manager';</w:t>
      </w:r>
    </w:p>
    <w:p w:rsidR="008711C8" w:rsidRDefault="008711C8" w:rsidP="008711C8"/>
    <w:p w:rsidR="004D5CC7" w:rsidRDefault="004D5CC7" w:rsidP="003A0AE1">
      <w:r>
        <w:rPr>
          <w:noProof/>
          <w:lang w:eastAsia="en-IN"/>
        </w:rPr>
        <w:lastRenderedPageBreak/>
        <w:drawing>
          <wp:inline distT="0" distB="0" distL="0" distR="0" wp14:anchorId="5A217E5A" wp14:editId="71E458CD">
            <wp:extent cx="5400675" cy="55849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1307" b="10444"/>
                    <a:stretch/>
                  </pic:blipFill>
                  <pic:spPr bwMode="auto">
                    <a:xfrm>
                      <a:off x="0" y="0"/>
                      <a:ext cx="5400675" cy="558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BF9" w:rsidRDefault="002E1BF9" w:rsidP="003A0AE1"/>
    <w:p w:rsidR="002E1BF9" w:rsidRDefault="002E1BF9" w:rsidP="003A0AE1">
      <w:r w:rsidRPr="002E1BF9">
        <w:t xml:space="preserve">alter table employee add age </w:t>
      </w:r>
      <w:proofErr w:type="gramStart"/>
      <w:r w:rsidRPr="002E1BF9">
        <w:t>number(</w:t>
      </w:r>
      <w:proofErr w:type="gramEnd"/>
      <w:r w:rsidRPr="002E1BF9">
        <w:t>5);</w:t>
      </w:r>
    </w:p>
    <w:p w:rsidR="002E1BF9" w:rsidRDefault="008E2FEB" w:rsidP="003A0AE1">
      <w:r>
        <w:t>code to be add here:</w:t>
      </w:r>
    </w:p>
    <w:p w:rsidR="008E2FEB" w:rsidRDefault="008E2FEB" w:rsidP="003A0AE1"/>
    <w:p w:rsidR="002E1BF9" w:rsidRDefault="002E1BF9" w:rsidP="003A0AE1"/>
    <w:p w:rsidR="008711C8" w:rsidRDefault="008711C8" w:rsidP="003A0AE1"/>
    <w:p w:rsidR="008711C8" w:rsidRDefault="008711C8" w:rsidP="008711C8">
      <w:r>
        <w:t>INDEX:</w:t>
      </w:r>
    </w:p>
    <w:p w:rsidR="008711C8" w:rsidRDefault="008711C8" w:rsidP="008711C8"/>
    <w:p w:rsidR="008711C8" w:rsidRDefault="0038032A" w:rsidP="008711C8">
      <w:r>
        <w:t>1.</w:t>
      </w:r>
      <w:r w:rsidR="008711C8">
        <w:t xml:space="preserve">create index </w:t>
      </w:r>
      <w:proofErr w:type="spellStart"/>
      <w:r w:rsidR="008711C8">
        <w:t>idx_name</w:t>
      </w:r>
      <w:proofErr w:type="spellEnd"/>
      <w:r w:rsidR="008711C8">
        <w:t xml:space="preserve"> on employee(name);</w:t>
      </w:r>
    </w:p>
    <w:p w:rsidR="008711C8" w:rsidRDefault="008711C8" w:rsidP="008711C8"/>
    <w:p w:rsidR="008711C8" w:rsidRDefault="0038032A" w:rsidP="008711C8">
      <w:r>
        <w:t>2.</w:t>
      </w:r>
      <w:r w:rsidR="008711C8">
        <w:t xml:space="preserve">create index </w:t>
      </w:r>
      <w:proofErr w:type="spellStart"/>
      <w:r w:rsidR="008711C8">
        <w:t>idx_upper_name</w:t>
      </w:r>
      <w:proofErr w:type="spellEnd"/>
      <w:r w:rsidR="008711C8">
        <w:t xml:space="preserve"> on employee(UPPER(name));</w:t>
      </w:r>
    </w:p>
    <w:p w:rsidR="008711C8" w:rsidRDefault="008711C8" w:rsidP="008711C8"/>
    <w:p w:rsidR="00F66EB9" w:rsidRDefault="00F66EB9" w:rsidP="008711C8"/>
    <w:p w:rsidR="00F66EB9" w:rsidRDefault="00F66EB9" w:rsidP="008711C8">
      <w:r>
        <w:rPr>
          <w:noProof/>
          <w:lang w:eastAsia="en-IN"/>
        </w:rPr>
        <w:drawing>
          <wp:inline distT="0" distB="0" distL="0" distR="0" wp14:anchorId="337EF528" wp14:editId="49E68DF0">
            <wp:extent cx="4447988" cy="218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5433" b="69852"/>
                    <a:stretch/>
                  </pic:blipFill>
                  <pic:spPr bwMode="auto">
                    <a:xfrm>
                      <a:off x="0" y="0"/>
                      <a:ext cx="4467241" cy="219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C8" w:rsidRDefault="0038032A" w:rsidP="008711C8">
      <w:r>
        <w:t>3.</w:t>
      </w:r>
      <w:r w:rsidR="008711C8">
        <w:t>SELECT INDEX_NAME FROM USER_INDEXES;</w:t>
      </w:r>
    </w:p>
    <w:p w:rsidR="008711C8" w:rsidRDefault="00F66EB9" w:rsidP="008711C8">
      <w:r>
        <w:rPr>
          <w:noProof/>
          <w:lang w:eastAsia="en-IN"/>
        </w:rPr>
        <w:drawing>
          <wp:inline distT="0" distB="0" distL="0" distR="0" wp14:anchorId="0775601E" wp14:editId="15B555E9">
            <wp:extent cx="5238750" cy="174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4778" r="74573" b="10148"/>
                    <a:stretch/>
                  </pic:blipFill>
                  <pic:spPr bwMode="auto">
                    <a:xfrm>
                      <a:off x="0" y="0"/>
                      <a:ext cx="52387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C8" w:rsidRDefault="0038032A" w:rsidP="008711C8">
      <w:r>
        <w:t>4.</w:t>
      </w:r>
      <w:r w:rsidR="008711C8">
        <w:t xml:space="preserve"> DROP INDEX IDX_NAME;</w:t>
      </w:r>
    </w:p>
    <w:p w:rsidR="008711C8" w:rsidRDefault="008711C8" w:rsidP="008711C8"/>
    <w:p w:rsidR="008711C8" w:rsidRDefault="0038032A" w:rsidP="008711C8">
      <w:r>
        <w:t>5.</w:t>
      </w:r>
      <w:r w:rsidR="008711C8">
        <w:t xml:space="preserve"> ALTER INDEX IDX_UPPER_NAME REBUILD;</w:t>
      </w:r>
    </w:p>
    <w:p w:rsidR="002E1BF9" w:rsidRDefault="00F66EB9" w:rsidP="003A0AE1">
      <w:r>
        <w:rPr>
          <w:noProof/>
          <w:lang w:eastAsia="en-IN"/>
        </w:rPr>
        <w:lastRenderedPageBreak/>
        <w:drawing>
          <wp:inline distT="0" distB="0" distL="0" distR="0" wp14:anchorId="2FBBFEAC" wp14:editId="47109908">
            <wp:extent cx="4295775" cy="3186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271" r="74906" b="11626"/>
                    <a:stretch/>
                  </pic:blipFill>
                  <pic:spPr bwMode="auto">
                    <a:xfrm>
                      <a:off x="0" y="0"/>
                      <a:ext cx="4316566" cy="320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52" w:rsidRDefault="000D2752" w:rsidP="003A0AE1"/>
    <w:p w:rsidR="000D2752" w:rsidRDefault="000D2752" w:rsidP="003A0AE1"/>
    <w:p w:rsidR="000D2752" w:rsidRDefault="000D2752" w:rsidP="003A0AE1"/>
    <w:p w:rsidR="000D2752" w:rsidRDefault="000D2752" w:rsidP="003A0AE1">
      <w:r>
        <w:t>Sequences:</w:t>
      </w:r>
    </w:p>
    <w:p w:rsidR="000D2752" w:rsidRDefault="000D2752" w:rsidP="000D2752">
      <w:r>
        <w:t xml:space="preserve">create sequence </w:t>
      </w:r>
      <w:proofErr w:type="spellStart"/>
      <w:r>
        <w:t>seq_no</w:t>
      </w:r>
      <w:proofErr w:type="spellEnd"/>
      <w:r>
        <w:t xml:space="preserve"> start with 999 </w:t>
      </w:r>
      <w:proofErr w:type="spellStart"/>
      <w:r>
        <w:t>minvalue</w:t>
      </w:r>
      <w:proofErr w:type="spellEnd"/>
      <w:r>
        <w:t xml:space="preserve"> 1 </w:t>
      </w:r>
      <w:proofErr w:type="spellStart"/>
      <w:r>
        <w:t>maxvalue</w:t>
      </w:r>
      <w:proofErr w:type="spellEnd"/>
      <w:r>
        <w:t xml:space="preserve"> 1000000 </w:t>
      </w:r>
      <w:proofErr w:type="spellStart"/>
      <w:r>
        <w:t>nocycle</w:t>
      </w:r>
      <w:proofErr w:type="spellEnd"/>
      <w:r>
        <w:t>;</w:t>
      </w:r>
    </w:p>
    <w:p w:rsidR="00753F8F" w:rsidRDefault="00753F8F" w:rsidP="000D2752">
      <w:r>
        <w:rPr>
          <w:noProof/>
          <w:lang w:eastAsia="en-IN"/>
        </w:rPr>
        <w:drawing>
          <wp:inline distT="0" distB="0" distL="0" distR="0" wp14:anchorId="431587F8" wp14:editId="08BC0B44">
            <wp:extent cx="5982703" cy="74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0" t="30148" r="47817" b="58621"/>
                    <a:stretch/>
                  </pic:blipFill>
                  <pic:spPr bwMode="auto">
                    <a:xfrm>
                      <a:off x="0" y="0"/>
                      <a:ext cx="5997514" cy="74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52" w:rsidRDefault="000D2752" w:rsidP="000D2752"/>
    <w:p w:rsidR="000D2752" w:rsidRDefault="000D2752" w:rsidP="000D2752">
      <w:r>
        <w:t xml:space="preserve">select </w:t>
      </w:r>
      <w:proofErr w:type="spellStart"/>
      <w:r>
        <w:t>seq_</w:t>
      </w:r>
      <w:proofErr w:type="gramStart"/>
      <w:r>
        <w:t>no.nextval</w:t>
      </w:r>
      <w:proofErr w:type="spellEnd"/>
      <w:proofErr w:type="gramEnd"/>
      <w:r>
        <w:t xml:space="preserve"> from dual;</w:t>
      </w:r>
    </w:p>
    <w:p w:rsidR="000D2752" w:rsidRDefault="000D2752" w:rsidP="000D2752"/>
    <w:p w:rsidR="000D2752" w:rsidRDefault="000D2752" w:rsidP="000D2752">
      <w:r>
        <w:t xml:space="preserve">select * from </w:t>
      </w:r>
      <w:proofErr w:type="spellStart"/>
      <w:r>
        <w:t>user_sequences</w:t>
      </w:r>
      <w:proofErr w:type="spellEnd"/>
      <w:r>
        <w:t>;</w:t>
      </w:r>
    </w:p>
    <w:p w:rsidR="00753F8F" w:rsidRDefault="00753F8F" w:rsidP="000D2752"/>
    <w:p w:rsidR="00753F8F" w:rsidRDefault="00753F8F" w:rsidP="000D2752">
      <w:r>
        <w:rPr>
          <w:noProof/>
          <w:lang w:eastAsia="en-IN"/>
        </w:rPr>
        <w:lastRenderedPageBreak/>
        <w:drawing>
          <wp:inline distT="0" distB="0" distL="0" distR="0" wp14:anchorId="79F4C003" wp14:editId="602EC90B">
            <wp:extent cx="5567713" cy="208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5" t="48178" r="38179" b="11625"/>
                    <a:stretch/>
                  </pic:blipFill>
                  <pic:spPr bwMode="auto">
                    <a:xfrm>
                      <a:off x="0" y="0"/>
                      <a:ext cx="5573048" cy="208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52" w:rsidRDefault="000D2752" w:rsidP="000D2752"/>
    <w:p w:rsidR="000D2752" w:rsidRDefault="000D2752" w:rsidP="000D2752">
      <w:r>
        <w:t>insert into employee values(seq_</w:t>
      </w:r>
      <w:proofErr w:type="gramStart"/>
      <w:r>
        <w:t>no.nextval</w:t>
      </w:r>
      <w:proofErr w:type="gramEnd"/>
      <w:r>
        <w:t>,'manoj','associate',15000,3500,'IT','02-mar-12',45);</w:t>
      </w:r>
    </w:p>
    <w:p w:rsidR="00753F8F" w:rsidRDefault="00753F8F" w:rsidP="000D2752">
      <w:r>
        <w:rPr>
          <w:noProof/>
          <w:lang w:eastAsia="en-IN"/>
        </w:rPr>
        <w:drawing>
          <wp:inline distT="0" distB="0" distL="0" distR="0" wp14:anchorId="64BF9859" wp14:editId="6F13A2F2">
            <wp:extent cx="5940580" cy="15525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9" t="7980" r="38013" b="63941"/>
                    <a:stretch/>
                  </pic:blipFill>
                  <pic:spPr bwMode="auto">
                    <a:xfrm>
                      <a:off x="0" y="0"/>
                      <a:ext cx="5990741" cy="156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F8F" w:rsidRDefault="00753F8F" w:rsidP="000D2752"/>
    <w:p w:rsidR="00753F8F" w:rsidRDefault="00753F8F" w:rsidP="000D2752">
      <w:pPr>
        <w:rPr>
          <w:ins w:id="0" w:author="cat35" w:date="2022-03-16T16:19:00Z"/>
        </w:rPr>
      </w:pPr>
    </w:p>
    <w:p w:rsidR="00633595" w:rsidRDefault="00633595" w:rsidP="000D2752">
      <w:pPr>
        <w:rPr>
          <w:ins w:id="1" w:author="cat35" w:date="2022-03-16T16:19:00Z"/>
        </w:rPr>
      </w:pPr>
    </w:p>
    <w:p w:rsidR="00633595" w:rsidRDefault="00633595" w:rsidP="000D2752">
      <w:pPr>
        <w:rPr>
          <w:ins w:id="2" w:author="cat35" w:date="2022-03-16T16:19:00Z"/>
        </w:rPr>
      </w:pPr>
    </w:p>
    <w:p w:rsidR="00633595" w:rsidRDefault="00633595" w:rsidP="000D2752">
      <w:pPr>
        <w:rPr>
          <w:ins w:id="3" w:author="cat35" w:date="2022-03-16T16:19:00Z"/>
        </w:rPr>
      </w:pPr>
    </w:p>
    <w:p w:rsidR="00633595" w:rsidRDefault="00633595" w:rsidP="00633595">
      <w:pPr>
        <w:rPr>
          <w:ins w:id="4" w:author="cat35" w:date="2022-03-16T16:19:00Z"/>
        </w:rPr>
      </w:pPr>
      <w:ins w:id="5" w:author="cat35" w:date="2022-03-16T16:19:00Z">
        <w:r>
          <w:t>create user test35 identified by tom13;</w:t>
        </w:r>
      </w:ins>
    </w:p>
    <w:p w:rsidR="00633595" w:rsidRDefault="00633595" w:rsidP="00633595">
      <w:pPr>
        <w:rPr>
          <w:ins w:id="6" w:author="cat35" w:date="2022-03-16T16:19:00Z"/>
        </w:rPr>
      </w:pPr>
    </w:p>
    <w:p w:rsidR="00633595" w:rsidRDefault="00633595" w:rsidP="00633595">
      <w:pPr>
        <w:rPr>
          <w:ins w:id="7" w:author="cat35" w:date="2022-03-16T16:19:00Z"/>
        </w:rPr>
      </w:pPr>
      <w:ins w:id="8" w:author="cat35" w:date="2022-03-16T16:19:00Z">
        <w:r>
          <w:t>grant create session to test35;</w:t>
        </w:r>
      </w:ins>
    </w:p>
    <w:p w:rsidR="00633595" w:rsidRDefault="00633595" w:rsidP="00633595">
      <w:pPr>
        <w:rPr>
          <w:ins w:id="9" w:author="cat35" w:date="2022-03-16T16:19:00Z"/>
        </w:rPr>
      </w:pPr>
    </w:p>
    <w:p w:rsidR="00633595" w:rsidRDefault="00633595" w:rsidP="00633595">
      <w:pPr>
        <w:rPr>
          <w:ins w:id="10" w:author="cat35" w:date="2022-03-16T16:19:00Z"/>
        </w:rPr>
      </w:pPr>
      <w:ins w:id="11" w:author="cat35" w:date="2022-03-16T16:19:00Z">
        <w:r>
          <w:t>GRANT RESOURCE TO TEST35;</w:t>
        </w:r>
      </w:ins>
    </w:p>
    <w:p w:rsidR="00633595" w:rsidRDefault="00633595" w:rsidP="00633595">
      <w:pPr>
        <w:rPr>
          <w:ins w:id="12" w:author="cat35" w:date="2022-03-16T16:19:00Z"/>
        </w:rPr>
      </w:pPr>
    </w:p>
    <w:p w:rsidR="00633595" w:rsidRDefault="00633595" w:rsidP="00633595">
      <w:pPr>
        <w:rPr>
          <w:ins w:id="13" w:author="cat35" w:date="2022-03-16T16:19:00Z"/>
        </w:rPr>
      </w:pPr>
    </w:p>
    <w:p w:rsidR="00633595" w:rsidRDefault="00633595" w:rsidP="00633595">
      <w:pPr>
        <w:rPr>
          <w:ins w:id="14" w:author="cat35" w:date="2022-03-16T16:19:00Z"/>
        </w:rPr>
      </w:pPr>
    </w:p>
    <w:p w:rsidR="00633595" w:rsidRDefault="00633595" w:rsidP="00633595">
      <w:pPr>
        <w:rPr>
          <w:ins w:id="15" w:author="cat35" w:date="2022-03-16T16:19:00Z"/>
        </w:rPr>
      </w:pPr>
    </w:p>
    <w:p w:rsidR="00633595" w:rsidRDefault="00633595" w:rsidP="00633595">
      <w:pPr>
        <w:rPr>
          <w:ins w:id="16" w:author="cat35" w:date="2022-03-16T16:19:00Z"/>
        </w:rPr>
      </w:pPr>
      <w:ins w:id="17" w:author="cat35" w:date="2022-03-16T16:19:00Z">
        <w:r>
          <w:t xml:space="preserve">login with credentials in </w:t>
        </w:r>
        <w:proofErr w:type="spellStart"/>
        <w:r>
          <w:t>aother</w:t>
        </w:r>
        <w:proofErr w:type="spellEnd"/>
        <w:r>
          <w:t xml:space="preserve"> window:</w:t>
        </w:r>
      </w:ins>
    </w:p>
    <w:p w:rsidR="00633595" w:rsidRDefault="00633595" w:rsidP="00633595">
      <w:pPr>
        <w:rPr>
          <w:ins w:id="18" w:author="cat35" w:date="2022-03-16T16:19:00Z"/>
        </w:rPr>
      </w:pPr>
      <w:ins w:id="19" w:author="cat35" w:date="2022-03-16T16:19:00Z">
        <w:r>
          <w:lastRenderedPageBreak/>
          <w:t xml:space="preserve">select * from </w:t>
        </w:r>
        <w:proofErr w:type="spellStart"/>
        <w:r>
          <w:t>user_users</w:t>
        </w:r>
        <w:proofErr w:type="spellEnd"/>
        <w:r>
          <w:t>;</w:t>
        </w:r>
      </w:ins>
    </w:p>
    <w:p w:rsidR="00633595" w:rsidRDefault="00633595" w:rsidP="00633595">
      <w:pPr>
        <w:rPr>
          <w:ins w:id="20" w:author="cat35" w:date="2022-03-16T16:19:00Z"/>
        </w:rPr>
      </w:pPr>
    </w:p>
    <w:p w:rsidR="00633595" w:rsidRDefault="00633595" w:rsidP="00633595">
      <w:pPr>
        <w:rPr>
          <w:ins w:id="21" w:author="cat35" w:date="2022-03-16T16:19:00Z"/>
        </w:rPr>
      </w:pPr>
      <w:ins w:id="22" w:author="cat35" w:date="2022-03-16T16:19:00Z">
        <w:r>
          <w:t>grant create view to test35;</w:t>
        </w:r>
      </w:ins>
    </w:p>
    <w:p w:rsidR="00633595" w:rsidRDefault="00633595" w:rsidP="00633595">
      <w:pPr>
        <w:rPr>
          <w:ins w:id="23" w:author="cat35" w:date="2022-03-16T16:19:00Z"/>
        </w:rPr>
      </w:pPr>
    </w:p>
    <w:p w:rsidR="00633595" w:rsidRDefault="00633595" w:rsidP="00633595">
      <w:pPr>
        <w:rPr>
          <w:ins w:id="24" w:author="cat35" w:date="2022-03-16T16:19:00Z"/>
        </w:rPr>
      </w:pPr>
      <w:ins w:id="25" w:author="cat35" w:date="2022-03-16T16:19:00Z">
        <w:r>
          <w:t>in test35:</w:t>
        </w:r>
      </w:ins>
    </w:p>
    <w:p w:rsidR="00633595" w:rsidRDefault="00633595" w:rsidP="00633595">
      <w:pPr>
        <w:rPr>
          <w:ins w:id="26" w:author="cat35" w:date="2022-03-16T16:19:00Z"/>
        </w:rPr>
      </w:pPr>
      <w:ins w:id="27" w:author="cat35" w:date="2022-03-16T16:19:00Z">
        <w:r>
          <w:t xml:space="preserve">create view </w:t>
        </w:r>
        <w:proofErr w:type="spellStart"/>
        <w:r>
          <w:t>testview</w:t>
        </w:r>
        <w:proofErr w:type="spellEnd"/>
        <w:r>
          <w:t xml:space="preserve"> as select * from cat35.EMPLOYEE;</w:t>
        </w:r>
      </w:ins>
    </w:p>
    <w:p w:rsidR="00633595" w:rsidRDefault="00633595" w:rsidP="00633595">
      <w:pPr>
        <w:rPr>
          <w:ins w:id="28" w:author="cat35" w:date="2022-03-16T16:19:00Z"/>
        </w:rPr>
      </w:pPr>
    </w:p>
    <w:p w:rsidR="00633595" w:rsidRDefault="00633595" w:rsidP="00633595">
      <w:pPr>
        <w:rPr>
          <w:ins w:id="29" w:author="cat35" w:date="2022-03-16T16:19:00Z"/>
        </w:rPr>
      </w:pPr>
      <w:ins w:id="30" w:author="cat35" w:date="2022-03-16T16:19:00Z">
        <w:r>
          <w:t>grant all on employee to test35;</w:t>
        </w:r>
      </w:ins>
    </w:p>
    <w:p w:rsidR="00633595" w:rsidRDefault="00633595" w:rsidP="00633595">
      <w:pPr>
        <w:rPr>
          <w:ins w:id="31" w:author="cat35" w:date="2022-03-16T16:19:00Z"/>
        </w:rPr>
      </w:pPr>
    </w:p>
    <w:p w:rsidR="00633595" w:rsidRDefault="00633595" w:rsidP="00633595">
      <w:pPr>
        <w:rPr>
          <w:ins w:id="32" w:author="cat35" w:date="2022-03-16T16:19:00Z"/>
        </w:rPr>
      </w:pPr>
      <w:ins w:id="33" w:author="cat35" w:date="2022-03-16T16:19:00Z">
        <w:r>
          <w:t>select * from TESTVIEW;</w:t>
        </w:r>
      </w:ins>
    </w:p>
    <w:p w:rsidR="00633595" w:rsidRDefault="00633595" w:rsidP="00633595">
      <w:pPr>
        <w:rPr>
          <w:ins w:id="34" w:author="cat35" w:date="2022-03-16T16:19:00Z"/>
        </w:rPr>
      </w:pPr>
    </w:p>
    <w:p w:rsidR="00633595" w:rsidRDefault="00633595" w:rsidP="00633595">
      <w:pPr>
        <w:rPr>
          <w:ins w:id="35" w:author="cat35" w:date="2022-03-16T16:19:00Z"/>
        </w:rPr>
      </w:pPr>
      <w:ins w:id="36" w:author="cat35" w:date="2022-03-16T16:19:00Z">
        <w:r>
          <w:t>revoke delete on employee from test35;</w:t>
        </w:r>
      </w:ins>
    </w:p>
    <w:p w:rsidR="00633595" w:rsidRDefault="00633595" w:rsidP="00633595">
      <w:pPr>
        <w:rPr>
          <w:ins w:id="37" w:author="cat35" w:date="2022-03-16T16:19:00Z"/>
        </w:rPr>
      </w:pPr>
    </w:p>
    <w:p w:rsidR="00633595" w:rsidRDefault="00633595" w:rsidP="00633595">
      <w:pPr>
        <w:rPr>
          <w:ins w:id="38" w:author="cat35" w:date="2022-03-16T16:19:00Z"/>
        </w:rPr>
      </w:pPr>
      <w:ins w:id="39" w:author="cat35" w:date="2022-03-16T16:19:00Z">
        <w:r>
          <w:t>select * from cat35.employee;</w:t>
        </w:r>
      </w:ins>
    </w:p>
    <w:p w:rsidR="00633595" w:rsidRDefault="00633595" w:rsidP="00633595">
      <w:pPr>
        <w:rPr>
          <w:ins w:id="40" w:author="cat35" w:date="2022-03-16T16:19:00Z"/>
        </w:rPr>
      </w:pPr>
    </w:p>
    <w:p w:rsidR="00633595" w:rsidRDefault="00633595" w:rsidP="00633595">
      <w:pPr>
        <w:rPr>
          <w:ins w:id="41" w:author="cat35" w:date="2022-03-16T16:19:00Z"/>
        </w:rPr>
      </w:pPr>
      <w:ins w:id="42" w:author="cat35" w:date="2022-03-16T16:19:00Z">
        <w:r>
          <w:t>insert into cat35.employee values(1001,'raj','clerk',20000,2000,'IT','02-mar-2002',45);</w:t>
        </w:r>
      </w:ins>
    </w:p>
    <w:p w:rsidR="00633595" w:rsidRDefault="00633595" w:rsidP="00633595">
      <w:pPr>
        <w:rPr>
          <w:ins w:id="43" w:author="cat35" w:date="2022-03-16T16:19:00Z"/>
        </w:rPr>
      </w:pPr>
    </w:p>
    <w:p w:rsidR="00633595" w:rsidRDefault="00633595" w:rsidP="00633595"/>
    <w:p w:rsidR="00633595" w:rsidRDefault="00633595" w:rsidP="00633595"/>
    <w:p w:rsidR="00633595" w:rsidRDefault="00633595" w:rsidP="00633595">
      <w:r>
        <w:rPr>
          <w:noProof/>
          <w:lang w:eastAsia="en-IN"/>
        </w:rPr>
        <w:drawing>
          <wp:inline distT="0" distB="0" distL="0" distR="0" wp14:anchorId="680F6522" wp14:editId="3218BC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5" w:rsidRDefault="00633595" w:rsidP="00633595"/>
    <w:p w:rsidR="00633595" w:rsidRDefault="00633595" w:rsidP="00633595">
      <w:r>
        <w:rPr>
          <w:noProof/>
          <w:lang w:eastAsia="en-IN"/>
        </w:rPr>
        <w:drawing>
          <wp:inline distT="0" distB="0" distL="0" distR="0" wp14:anchorId="7DC45EAF" wp14:editId="47950B4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5" w:rsidRDefault="00633595" w:rsidP="00633595"/>
    <w:p w:rsidR="00633595" w:rsidRDefault="00633595" w:rsidP="00633595">
      <w:r>
        <w:rPr>
          <w:noProof/>
          <w:lang w:eastAsia="en-IN"/>
        </w:rPr>
        <w:drawing>
          <wp:inline distT="0" distB="0" distL="0" distR="0" wp14:anchorId="5D4E7119" wp14:editId="3E7627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5" w:rsidRDefault="00633595" w:rsidP="00633595"/>
    <w:p w:rsidR="00633595" w:rsidRDefault="00633595" w:rsidP="00633595"/>
    <w:p w:rsidR="00633595" w:rsidRDefault="00633595" w:rsidP="00633595">
      <w:r>
        <w:rPr>
          <w:noProof/>
          <w:lang w:eastAsia="en-IN"/>
        </w:rPr>
        <w:lastRenderedPageBreak/>
        <w:drawing>
          <wp:inline distT="0" distB="0" distL="0" distR="0" wp14:anchorId="31AE003D" wp14:editId="18454C0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5" w:rsidRDefault="00633595" w:rsidP="00633595"/>
    <w:p w:rsidR="00633595" w:rsidRDefault="00633595" w:rsidP="00633595">
      <w:r>
        <w:rPr>
          <w:noProof/>
          <w:lang w:eastAsia="en-IN"/>
        </w:rPr>
        <w:drawing>
          <wp:inline distT="0" distB="0" distL="0" distR="0" wp14:anchorId="0EAEDFDA" wp14:editId="76A7E12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67" w:rsidRDefault="00166967" w:rsidP="00633595"/>
    <w:p w:rsidR="00166967" w:rsidRDefault="00166967" w:rsidP="00633595"/>
    <w:p w:rsidR="00166967" w:rsidRDefault="00166967" w:rsidP="00633595"/>
    <w:p w:rsidR="00166967" w:rsidRDefault="00166967" w:rsidP="00633595"/>
    <w:p w:rsidR="00166967" w:rsidRDefault="00166967" w:rsidP="00633595"/>
    <w:p w:rsidR="00166967" w:rsidRDefault="00166967" w:rsidP="00633595"/>
    <w:p w:rsidR="00166967" w:rsidRDefault="00166967" w:rsidP="00633595"/>
    <w:p w:rsidR="00166967" w:rsidRDefault="00166967">
      <w:r>
        <w:lastRenderedPageBreak/>
        <w:t>Ex:07</w:t>
      </w:r>
    </w:p>
    <w:p w:rsidR="00166967" w:rsidRDefault="00166967"/>
    <w:p w:rsidR="001349DD" w:rsidRDefault="00166967">
      <w:r>
        <w:rPr>
          <w:noProof/>
          <w:lang w:eastAsia="en-IN"/>
        </w:rPr>
        <w:drawing>
          <wp:inline distT="0" distB="0" distL="0" distR="0" wp14:anchorId="3882D1D4" wp14:editId="7713F112">
            <wp:extent cx="5731510" cy="8128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748" b="-1297"/>
                    <a:stretch/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9DD" w:rsidRDefault="001349DD"/>
    <w:p w:rsidR="001349DD" w:rsidRDefault="001349DD"/>
    <w:p w:rsidR="00166967" w:rsidRDefault="001349DD">
      <w:r>
        <w:rPr>
          <w:noProof/>
          <w:lang w:eastAsia="en-IN"/>
        </w:rPr>
        <w:drawing>
          <wp:inline distT="0" distB="0" distL="0" distR="0" wp14:anchorId="772CA3B3" wp14:editId="443C4B9A">
            <wp:extent cx="5731510" cy="1476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927" b="9260"/>
                    <a:stretch/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6967">
        <w:br w:type="page"/>
      </w:r>
    </w:p>
    <w:p w:rsidR="008234D8" w:rsidRDefault="00166967" w:rsidP="00497EC7">
      <w:r>
        <w:lastRenderedPageBreak/>
        <w:br w:type="page"/>
      </w:r>
    </w:p>
    <w:p w:rsidR="008234D8" w:rsidRDefault="008234D8" w:rsidP="00497EC7"/>
    <w:p w:rsidR="008234D8" w:rsidRDefault="008234D8" w:rsidP="00497EC7">
      <w:r>
        <w:t>Procedure:</w:t>
      </w:r>
    </w:p>
    <w:p w:rsidR="008234D8" w:rsidRDefault="008234D8" w:rsidP="008234D8">
      <w:r>
        <w:t>create procedure emp_pro1 (NAME VARCHAR</w:t>
      </w:r>
      <w:proofErr w:type="gramStart"/>
      <w:r>
        <w:t>2,JOB</w:t>
      </w:r>
      <w:proofErr w:type="gramEnd"/>
      <w:r>
        <w:t xml:space="preserve"> VARCHAR2,SAL NUMBER,COMMISSION NUMBER,DEPARTMENT VARCHAR2,DOB DATE,AGE NUMBER)</w:t>
      </w:r>
    </w:p>
    <w:p w:rsidR="008234D8" w:rsidRDefault="008234D8" w:rsidP="008234D8">
      <w:r>
        <w:t>is</w:t>
      </w:r>
    </w:p>
    <w:p w:rsidR="008234D8" w:rsidRDefault="008234D8" w:rsidP="008234D8">
      <w:r>
        <w:t>begin</w:t>
      </w:r>
    </w:p>
    <w:p w:rsidR="008234D8" w:rsidRDefault="008234D8" w:rsidP="008234D8">
      <w:r>
        <w:t xml:space="preserve">Insert into employee </w:t>
      </w:r>
      <w:proofErr w:type="gramStart"/>
      <w:r>
        <w:t>values(</w:t>
      </w:r>
      <w:proofErr w:type="spellStart"/>
      <w:proofErr w:type="gramEnd"/>
      <w:r>
        <w:t>SEQ_NO.nextval,NAME,JOB,SAL,COMMISSION</w:t>
      </w:r>
      <w:proofErr w:type="spellEnd"/>
      <w:r>
        <w:t xml:space="preserve"> ,DEPARTMENT,DOB,AGE);</w:t>
      </w:r>
    </w:p>
    <w:p w:rsidR="008234D8" w:rsidRDefault="008234D8" w:rsidP="008234D8">
      <w:r>
        <w:t>end;</w:t>
      </w:r>
    </w:p>
    <w:p w:rsidR="008234D8" w:rsidRDefault="008234D8" w:rsidP="008234D8"/>
    <w:p w:rsidR="008234D8" w:rsidRDefault="008234D8" w:rsidP="008234D8">
      <w:r>
        <w:t>execute EMP_PRO1('harish','analyst','50000','5000','it','05-sep-04');</w:t>
      </w:r>
    </w:p>
    <w:p w:rsidR="008234D8" w:rsidRDefault="008234D8" w:rsidP="00497EC7">
      <w:r>
        <w:rPr>
          <w:noProof/>
          <w:lang w:eastAsia="en-IN"/>
        </w:rPr>
        <w:drawing>
          <wp:inline distT="0" distB="0" distL="0" distR="0" wp14:anchorId="2920A802" wp14:editId="13FBA6C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9A" w:rsidRDefault="003F659A" w:rsidP="00497EC7"/>
    <w:p w:rsidR="003F659A" w:rsidRDefault="003F659A" w:rsidP="00497EC7">
      <w:r w:rsidRPr="003F659A">
        <w:t>select decode(empno,1,'One',2,'two',3,'three') from employee;</w:t>
      </w:r>
    </w:p>
    <w:p w:rsidR="00DD2839" w:rsidRDefault="00DD2839" w:rsidP="00DD2839">
      <w:r>
        <w:t xml:space="preserve">create procedure </w:t>
      </w:r>
      <w:proofErr w:type="spellStart"/>
      <w:r>
        <w:t>dec_pro</w:t>
      </w:r>
      <w:proofErr w:type="spellEnd"/>
      <w:r>
        <w:t xml:space="preserve"> (d NUMBER)</w:t>
      </w:r>
    </w:p>
    <w:p w:rsidR="00DD2839" w:rsidRDefault="00DD2839" w:rsidP="00DD2839">
      <w:r>
        <w:t>IS</w:t>
      </w:r>
    </w:p>
    <w:p w:rsidR="00DD2839" w:rsidRDefault="00DD2839" w:rsidP="00DD2839">
      <w:r>
        <w:t xml:space="preserve">word </w:t>
      </w:r>
      <w:proofErr w:type="gramStart"/>
      <w:r>
        <w:t>varchar(</w:t>
      </w:r>
      <w:proofErr w:type="gramEnd"/>
      <w:r>
        <w:t>20);</w:t>
      </w:r>
    </w:p>
    <w:p w:rsidR="00DD2839" w:rsidRDefault="00DD2839" w:rsidP="00DD2839">
      <w:r>
        <w:t>BEGIN</w:t>
      </w:r>
    </w:p>
    <w:p w:rsidR="00DD2839" w:rsidRDefault="00DD2839" w:rsidP="00DD2839">
      <w:r>
        <w:t xml:space="preserve">select </w:t>
      </w:r>
      <w:proofErr w:type="gramStart"/>
      <w:r>
        <w:t>decode(</w:t>
      </w:r>
      <w:proofErr w:type="gramEnd"/>
      <w:r>
        <w:t>d,1,'ONE',2,'Two','Not an number') into word from dual;</w:t>
      </w:r>
    </w:p>
    <w:p w:rsidR="00DD2839" w:rsidRDefault="00DD2839" w:rsidP="00DD2839">
      <w:r>
        <w:t>DBMS_OUTPUT.PUT_LINE(word);</w:t>
      </w:r>
    </w:p>
    <w:p w:rsidR="00DD2839" w:rsidRDefault="00DD2839" w:rsidP="00DD2839">
      <w:r>
        <w:t>end;</w:t>
      </w:r>
    </w:p>
    <w:p w:rsidR="00DD2839" w:rsidRDefault="00DD2839" w:rsidP="00DD2839"/>
    <w:p w:rsidR="003F659A" w:rsidRPr="003A0AE1" w:rsidRDefault="00DD2839" w:rsidP="00DD2839">
      <w:r>
        <w:t xml:space="preserve">exec </w:t>
      </w:r>
      <w:proofErr w:type="spellStart"/>
      <w:r>
        <w:t>dec_</w:t>
      </w:r>
      <w:proofErr w:type="gramStart"/>
      <w:r>
        <w:t>pro</w:t>
      </w:r>
      <w:proofErr w:type="spellEnd"/>
      <w:r>
        <w:t>(</w:t>
      </w:r>
      <w:proofErr w:type="gramEnd"/>
      <w:r>
        <w:t>6);</w:t>
      </w:r>
      <w:bookmarkStart w:id="44" w:name="_GoBack"/>
      <w:bookmarkEnd w:id="44"/>
    </w:p>
    <w:sectPr w:rsidR="003F659A" w:rsidRPr="003A0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31D"/>
    <w:rsid w:val="00046701"/>
    <w:rsid w:val="00086D1B"/>
    <w:rsid w:val="000D2752"/>
    <w:rsid w:val="001349DD"/>
    <w:rsid w:val="00166967"/>
    <w:rsid w:val="002C5646"/>
    <w:rsid w:val="002E1BF9"/>
    <w:rsid w:val="0038032A"/>
    <w:rsid w:val="003A0AE1"/>
    <w:rsid w:val="003F659A"/>
    <w:rsid w:val="00497EC7"/>
    <w:rsid w:val="004D5CC7"/>
    <w:rsid w:val="00633595"/>
    <w:rsid w:val="00753F8F"/>
    <w:rsid w:val="00792F49"/>
    <w:rsid w:val="008234D8"/>
    <w:rsid w:val="008711C8"/>
    <w:rsid w:val="008E2FEB"/>
    <w:rsid w:val="00D3731D"/>
    <w:rsid w:val="00DD2839"/>
    <w:rsid w:val="00EA7647"/>
    <w:rsid w:val="00F6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056115-E547-4E92-B934-1C28CEA4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3359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35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5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12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cat35</dc:creator>
  <cp:keywords/>
  <dc:description/>
  <cp:lastModifiedBy>cat35</cp:lastModifiedBy>
  <cp:revision>15</cp:revision>
  <dcterms:created xsi:type="dcterms:W3CDTF">2022-02-26T12:06:00Z</dcterms:created>
  <dcterms:modified xsi:type="dcterms:W3CDTF">2022-03-18T05:52:00Z</dcterms:modified>
</cp:coreProperties>
</file>